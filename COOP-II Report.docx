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REPORT OF CO-OP PROJECT AT INDUSTRY (MODULE-1)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Implementing AI-Driven Cybersecurity: Threat Detection, Phishing Analysis, and Malware Classification Using Machine Learning and Deep Learning</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submitted in partial fulfilment of the requirements for the award of degree of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BACHELOR OF ENGINEERING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COMPUTER SCIENCE AND ENGINEERING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Submitted by: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ab/>
        <w:tab/>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Supervised By: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Gurpreet:</w:t>
      </w:r>
      <w:ins w:author="kashish mahana" w:id="0" w:date="2026-05-17T12:15:3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in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2210991597</w:t>
        <w:tab/>
        <w:tab/>
        <w:tab/>
        <w:tab/>
        <w:tab/>
        <w:tab/>
        <w:tab/>
      </w:r>
      <w:ins w:author="kashish mahana" w:id="1" w:date="2026-05-17T12:15:3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in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 Swati Goel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Himanshi:</w:t>
      </w:r>
      <w:ins w:author="kashish mahana" w:id="2" w:date="2026-05-17T12:15:3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in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2210991655</w:t>
        <w:tab/>
        <w:tab/>
        <w:tab/>
        <w:tab/>
        <w:tab/>
        <w:tab/>
        <w:tab/>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Kashish Mahana:</w:t>
      </w:r>
      <w:ins w:author="kashish mahana" w:id="3" w:date="2026-05-17T12:15:3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in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2210990497</w:t>
        <w:tab/>
        <w:tab/>
        <w:tab/>
        <w:tab/>
        <w:tab/>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1859280" cy="1526106"/>
            <wp:effectExtent b="0" l="0" r="0" t="0"/>
            <wp:docPr descr="Picture 1" id="1" name="image1.png"/>
            <a:graphic>
              <a:graphicData uri="http://schemas.openxmlformats.org/drawingml/2006/picture">
                <pic:pic>
                  <pic:nvPicPr>
                    <pic:cNvPr descr="Picture 1" id="0" name="image1.png"/>
                    <pic:cNvPicPr preferRelativeResize="0"/>
                  </pic:nvPicPr>
                  <pic:blipFill>
                    <a:blip r:embed="rId6"/>
                    <a:srcRect b="0" l="0" r="0" t="0"/>
                    <a:stretch>
                      <a:fillRect/>
                    </a:stretch>
                  </pic:blipFill>
                  <pic:spPr>
                    <a:xfrm>
                      <a:off x="0" y="0"/>
                      <a:ext cx="1859280" cy="152610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CHITKARA UNIVERSITY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9253" w:right="105" w:hanging="8741"/>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ins w:author="kashish mahana" w:id="4" w:date="2026-05-17T12:15:37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in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CHANDIGARH-PATIALA NATIONAL HIGHWAY, RAJPURA, PUNJAB, INDIA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kashish mahana" w:id="5" w:date="2026-05-17T12:15:37Z"/>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del w:author="kashish mahana" w:id="5" w:date="2026-05-17T12:15:37Z">
        <w:r w:rsidDel="00000000" w:rsidR="00000000" w:rsidRPr="00000000">
          <w:rPr>
            <w:rtl w:val="0"/>
          </w:rPr>
        </w:r>
      </w:del>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CONTENTS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059.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635"/>
        <w:gridCol w:w="4804"/>
        <w:gridCol w:w="2620"/>
        <w:tblGridChange w:id="0">
          <w:tblGrid>
            <w:gridCol w:w="1635"/>
            <w:gridCol w:w="4804"/>
            <w:gridCol w:w="2620"/>
          </w:tblGrid>
        </w:tblGridChange>
      </w:tblGrid>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Page No.</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Declaration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ii</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Acknowledgement </w:t>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iii</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 of Figures and Tables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iv</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5">
            <w:pPr>
              <w:rPr/>
            </w:pP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System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B">
            <w:pPr>
              <w:rPr/>
            </w:pP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Methodology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E">
            <w:pPr>
              <w:rPr/>
            </w:pPr>
            <w:r w:rsidDel="00000000" w:rsidR="00000000" w:rsidRPr="00000000">
              <w:rPr>
                <w:rtl w:val="0"/>
              </w:rPr>
            </w:r>
          </w:p>
        </w:tc>
      </w:tr>
      <w:tr>
        <w:trPr>
          <w:cantSplit w:val="0"/>
          <w:trHeight w:val="96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Software Design (architecture/UML/DFD/UI-UX whichever is relevant to your project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1">
            <w:pPr>
              <w:rPr/>
            </w:pPr>
            <w:r w:rsidDel="00000000" w:rsidR="00000000" w:rsidRPr="00000000">
              <w:rPr>
                <w:rtl w:val="0"/>
              </w:rPr>
            </w:r>
          </w:p>
        </w:tc>
      </w:tr>
      <w:tr>
        <w:trPr>
          <w:cantSplit w:val="0"/>
          <w:trHeight w:val="1061"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Implementation Details (Frameworks, APIs/Core logic /code snippets/Database design and schema)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4">
            <w:pPr>
              <w:rPr/>
            </w:pP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Testing and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7">
            <w:pPr>
              <w:rPr/>
            </w:pPr>
            <w:r w:rsidDel="00000000" w:rsidR="00000000" w:rsidRPr="00000000">
              <w:rPr>
                <w:rtl w:val="0"/>
              </w:rPr>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Major Findings/Outcomes/Output/Results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A">
            <w:pPr>
              <w:rPr/>
            </w:pP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Conclusion and Future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D">
            <w:pPr>
              <w:rPr/>
            </w:pP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References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40">
            <w:pPr>
              <w:rPr/>
            </w:pPr>
            <w:r w:rsidDel="00000000" w:rsidR="00000000" w:rsidRPr="00000000">
              <w:rPr>
                <w:rtl w:val="0"/>
              </w:rPr>
            </w:r>
          </w:p>
        </w:tc>
      </w:tr>
      <w:tr>
        <w:trPr>
          <w:cantSplit w:val="0"/>
          <w:trHeight w:val="328"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4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Appendices</w:t>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43">
            <w:pPr>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kashish mahana" w:id="6" w:date="2026-05-17T12:15:37Z"/>
          <w:sz w:val="22"/>
          <w:szCs w:val="22"/>
        </w:rPr>
      </w:pPr>
      <w:ins w:author="kashish mahana" w:id="6" w:date="2026-05-17T12:15:37Z">
        <w:r w:rsidDel="00000000" w:rsidR="00000000" w:rsidRPr="00000000">
          <w:rPr>
            <w:rtl w:val="0"/>
          </w:rPr>
        </w:r>
      </w:ins>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ns w:author="kashish mahana" w:id="6" w:date="2026-05-17T12:15:37Z"/>
          <w:sz w:val="22"/>
          <w:szCs w:val="22"/>
        </w:rPr>
      </w:pPr>
      <w:ins w:author="kashish mahana" w:id="6" w:date="2026-05-17T12:15:37Z">
        <w:r w:rsidDel="00000000" w:rsidR="00000000" w:rsidRPr="00000000">
          <w:rPr>
            <w:rtl w:val="0"/>
          </w:rPr>
        </w:r>
      </w:ins>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ns w:author="kashish mahana" w:id="6" w:date="2026-05-17T12:15:37Z"/>
          <w:sz w:val="22"/>
          <w:szCs w:val="22"/>
        </w:rPr>
      </w:pPr>
      <w:ins w:author="kashish mahana" w:id="6" w:date="2026-05-17T12:15:37Z">
        <w:r w:rsidDel="00000000" w:rsidR="00000000" w:rsidRPr="00000000">
          <w:rPr>
            <w:rtl w:val="0"/>
          </w:rPr>
        </w:r>
      </w:ins>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ns w:author="kashish mahana" w:id="6" w:date="2026-05-17T12:15:37Z"/>
          <w:sz w:val="22"/>
          <w:szCs w:val="22"/>
        </w:rPr>
      </w:pPr>
      <w:ins w:author="kashish mahana" w:id="6" w:date="2026-05-17T12:15:37Z">
        <w:r w:rsidDel="00000000" w:rsidR="00000000" w:rsidRPr="00000000">
          <w:rPr>
            <w:rtl w:val="0"/>
          </w:rPr>
        </w:r>
      </w:ins>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ns w:author="kashish mahana" w:id="6" w:date="2026-05-17T12:15:37Z"/>
          <w:sz w:val="22"/>
          <w:szCs w:val="22"/>
        </w:rPr>
      </w:pPr>
      <w:ins w:author="kashish mahana" w:id="6" w:date="2026-05-17T12:15:37Z">
        <w:r w:rsidDel="00000000" w:rsidR="00000000" w:rsidRPr="00000000">
          <w:rPr>
            <w:rtl w:val="0"/>
          </w:rPr>
        </w:r>
      </w:ins>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ns w:author="kashish mahana" w:id="6" w:date="2026-05-17T12:15:37Z"/>
          <w:sz w:val="22"/>
          <w:szCs w:val="22"/>
        </w:rPr>
      </w:pPr>
      <w:ins w:author="kashish mahana" w:id="6" w:date="2026-05-17T12:15:37Z">
        <w:r w:rsidDel="00000000" w:rsidR="00000000" w:rsidRPr="00000000">
          <w:rPr>
            <w:rtl w:val="0"/>
          </w:rPr>
        </w:r>
      </w:ins>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ns w:author="kashish mahana" w:id="6" w:date="2026-05-17T12:15:37Z"/>
          <w:sz w:val="22"/>
          <w:szCs w:val="22"/>
        </w:rPr>
      </w:pPr>
      <w:ins w:author="kashish mahana" w:id="6" w:date="2026-05-17T12:15:37Z">
        <w:r w:rsidDel="00000000" w:rsidR="00000000" w:rsidRPr="00000000">
          <w:rPr>
            <w:rtl w:val="0"/>
          </w:rPr>
        </w:r>
      </w:ins>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ns w:author="kashish mahana" w:id="6" w:date="2026-05-17T12:15:37Z"/>
          <w:sz w:val="22"/>
          <w:szCs w:val="22"/>
        </w:rPr>
      </w:pPr>
      <w:ins w:author="kashish mahana" w:id="6" w:date="2026-05-17T12:15:37Z">
        <w:r w:rsidDel="00000000" w:rsidR="00000000" w:rsidRPr="00000000">
          <w:rPr>
            <w:rtl w:val="0"/>
          </w:rPr>
        </w:r>
      </w:ins>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ns w:author="kashish mahana" w:id="6" w:date="2026-05-17T12:15:37Z"/>
          <w:sz w:val="22"/>
          <w:szCs w:val="22"/>
        </w:rPr>
      </w:pPr>
      <w:ins w:author="kashish mahana" w:id="6" w:date="2026-05-17T12:15:37Z">
        <w:r w:rsidDel="00000000" w:rsidR="00000000" w:rsidRPr="00000000">
          <w:rPr>
            <w:rtl w:val="0"/>
          </w:rPr>
        </w:r>
      </w:ins>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ns w:author="kashish mahana" w:id="6" w:date="2026-05-17T12:15:37Z"/>
          <w:sz w:val="22"/>
          <w:szCs w:val="22"/>
        </w:rPr>
      </w:pPr>
      <w:ins w:author="kashish mahana" w:id="6" w:date="2026-05-17T12:15:37Z">
        <w:r w:rsidDel="00000000" w:rsidR="00000000" w:rsidRPr="00000000">
          <w:rPr>
            <w:rtl w:val="0"/>
          </w:rPr>
        </w:r>
      </w:ins>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ns w:author="kashish mahana" w:id="6" w:date="2026-05-17T12:15:37Z"/>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kashish mahana" w:id="6" w:date="2026-05-17T12:15:37Z">
        <w:r w:rsidDel="00000000" w:rsidR="00000000" w:rsidRPr="00000000">
          <w:rPr>
            <w:rtl w:val="0"/>
          </w:rPr>
        </w:r>
      </w:ins>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DECLARATION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4"/>
        </w:tabs>
        <w:spacing w:after="0" w:before="0" w:line="360" w:lineRule="auto"/>
        <w:ind w:left="0" w:right="2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hereby declare that the project work titled, “Implementing AI-Driven Cybersecurity: Threat Detection, Phishing Analysis, and Malware Classification Using Machine Learning and Deep Learning” submitted as part of Bachelor’s degree in CSE, at Chitkara University, Punjab, is an authentic record of our own work carried out under the supervision of Dr. Swa</w:t>
      </w:r>
      <w:del w:author="kashish mahana" w:id="7" w:date="2026-05-17T12:15:3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t</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 Chauhan.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del w:author="kashish mahana" w:id="8" w:date="2026-05-17T12:15:37Z"/>
          <w:b w:val="1"/>
          <w:bCs w:val="1"/>
          <w:sz w:val="32"/>
          <w:szCs w:val="32"/>
          <w:u w:val="single"/>
        </w:rPr>
      </w:pPr>
      <w:del w:author="kashish mahana" w:id="8" w:date="2026-05-17T12:15:37Z">
        <w:r w:rsidDel="00000000" w:rsidR="00000000" w:rsidRPr="00000000">
          <w:rPr>
            <w:rtl w:val="0"/>
          </w:rPr>
        </w:r>
      </w:del>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ACKNOWLEDGEMENT</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like to express our sincere gratitude to all those who contributed to the successful completion of this project titled “Implementing AI-Driven Cybersecurity: Threat Detection, Phishing Analysis, and Malware Classification Using Machine Learning and Deep Learning.”</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deeply thankful to our project guide and faculty members for their continuous guidance, encouragement, and valuable suggestions throughout the development of this project. Their support helped us in understanding advanced concepts related to Artificial Intelligence, Machine Learning, Deep Learning, and Cybersecurity.</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also like to thank Chitkara University Institute of Engineering and Technology, Chitkara University, for providing us with the necessary academic environment, resources, and technical support required to carry out this research work successfully.</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thanks to our teammates and peers for their cooperation, dedication, and teamwork during every stage of the project, including research, implementation, testing, and documentation.</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we are grateful to our families and friends for their constant motivation, encouragement, and moral support throughout the completion of this project report.</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ns w:author="kashish mahana" w:id="9"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kashish mahana" w:id="9" w:date="2026-05-17T12:15:37Z">
        <w:r w:rsidDel="00000000" w:rsidR="00000000" w:rsidRPr="00000000">
          <w:rPr>
            <w:rtl w:val="0"/>
          </w:rPr>
        </w:r>
      </w:ins>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del w:author="kashish mahana" w:id="9" w:date="2026-05-17T12:15:37Z"/>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del w:author="kashish mahana" w:id="9" w:date="2026-05-17T12:15:37Z">
        <w:r w:rsidDel="00000000" w:rsidR="00000000" w:rsidRPr="00000000">
          <w:rPr>
            <w:rtl w:val="0"/>
          </w:rPr>
        </w:r>
      </w:del>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del w:author="kashish mahana" w:id="9"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author="kashish mahana" w:id="9" w:date="2026-05-17T12:15:37Z">
        <w:r w:rsidDel="00000000" w:rsidR="00000000" w:rsidRPr="00000000">
          <w:rPr>
            <w:rtl w:val="0"/>
          </w:rPr>
        </w:r>
      </w:del>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kashish mahana" w:id="9" w:date="2026-05-17T12:15:37Z"/>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del w:author="kashish mahana" w:id="9" w:date="2026-05-17T12:15:37Z">
        <w:r w:rsidDel="00000000" w:rsidR="00000000" w:rsidRPr="00000000">
          <w:rPr>
            <w:rtl w:val="0"/>
          </w:rPr>
        </w:r>
      </w:del>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LIST OF FIGURES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 Core AI Techniques Used in Cybersecurity System</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1.1: AI-Powered Threat Detection Pipeline — End-to-End Flow</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 AI-Based Cybersecurity Approach Categories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3: Traditional Security vs. AI-Powered Security — Comparative Analysis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4: AI Detection Accuracy by Threat Category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5: Key Challenges in AI-Based Cybersecurity and Severity Assessment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6: Conclusion for AI-Driven Cybersecurity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7: Future Work for AI-Driven Cybersecurity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ns w:author="kashish mahana" w:id="10" w:date="2026-05-17T12:15:37Z"/>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ins w:author="kashish mahana" w:id="10" w:date="2026-05-17T12:15:37Z">
        <w:r w:rsidDel="00000000" w:rsidR="00000000" w:rsidRPr="00000000">
          <w:rPr>
            <w:rtl w:val="0"/>
          </w:rPr>
        </w:r>
      </w:ins>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del w:author="kashish mahana" w:id="10" w:date="2026-05-17T12:15:37Z"/>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del w:author="kashish mahana" w:id="10" w:date="2026-05-17T12:15:37Z">
        <w:r w:rsidDel="00000000" w:rsidR="00000000" w:rsidRPr="00000000">
          <w:rPr>
            <w:rtl w:val="0"/>
          </w:rPr>
        </w:r>
      </w:del>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del w:author="kashish mahana" w:id="10" w:date="2026-05-17T12:15:37Z"/>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del w:author="kashish mahana" w:id="10" w:date="2026-05-17T12:15:37Z">
        <w:r w:rsidDel="00000000" w:rsidR="00000000" w:rsidRPr="00000000">
          <w:rPr>
            <w:rtl w:val="0"/>
          </w:rPr>
        </w:r>
      </w:del>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rapid growth of digital technologies and internet connectivity has significantly increased the number and complexity of cyberattacks. Traditional signature-based cybersecurity systems are becoming ineffective against modern threats such as zero-day attacks, polymorphic malware, phishing campaigns, ransomware, and advanced persistent threats. To address these challenges, this project presents the implementation of AI-driven cybersecurity systems capable of intelligent and real-time threat detection using Machine Learning, Deep Learning, and Natural Language Processing techniques.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focuses on three major cybersecurity applications: Real-Time Threat Detection, Phishing Email Detection, and Malware Classification. The Real-Time Threat Detection system uses Random Forest and LSTM models trained on the NSL-KDD dataset to identify malicious network activity based on behavioral analysis and anomaly detection. The Phishing Email Detection system utilizes a BERT-based NLP model to analyze email content, sender information, and suspicious URLs to classify emails as phishing or legitimate. The Malware Classification system employs a Deep Neural Network (DNN) to categorize malware samples into seven malware families using both static and dynamic file analysis.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implemented systems were developed using Python and various AI frameworks including TensorFlow, Scikit-learn, and Hugging Face Transformers. Experimental evaluation demonstrated strong performance across multiple threat categories, achieving 95.2% accuracy for malware detection, 91.4% accuracy for phishing detection, and 87.6% accuracy for anomaly-based intrusion detection. The results indicate that AI-based cybersecurity approaches provide faster response time, improved detection capability, and better adaptability compared to traditional rule-based systems.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highlights the importance of integrating Artificial Intelligence into modern cybersecurity infrastructures to improve threat detection, automate incident response, and enhance overall digital security. The proposed systems also support future scalability and continuous learning, making them suitable for evolving cyber threat environments.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Keywords: Artificial Intelligence, Cybersecurity, Machine Learning, Deep Learning, Threat Detection, Malware Classification, Phishing Detection, Natural Language Processing, Intrusion Detection System.</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ins w:author="kashish mahana" w:id="11" w:date="2026-05-17T12:15:37Z"/>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ins w:author="kashish mahana" w:id="11" w:date="2026-05-17T12:15:37Z">
        <w:r w:rsidDel="00000000" w:rsidR="00000000" w:rsidRPr="00000000">
          <w:rPr>
            <w:rtl w:val="0"/>
          </w:rPr>
        </w:r>
      </w:ins>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rapid advancement of digital technologies, cloud computing, online communication platforms, and interconnected systems has significantly transformed the modern technological landscape. While these advancements have improved accessibility, automation, and efficiency across industries, they have also increased the vulnerability of systems to cyber threats and attacks. Cybercriminals are continuously developing sophisticated attack methods such as phishing, malware injection, ransomware, bot attacks, zero-day exploits, and advanced persistent threats (APTs), making traditional cybersecurity mechanisms insufficient in many real-world scenarios.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Conventional cybersecurity systems primarily rely on signature-based detection techniques, where predefined attack patterns or rules are used to identify threats. Although effective against known attacks, these systems fail to detect unknown or evolving threats that do not match existing signatures. As cyberattacks become more dynamic and intelligent, there is a growing need for adaptive and automated security systems capable of learning from data and responding to threats in real time.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(AI), Machine Learning (ML), Deep Learning (DL), and Natural Language Processing (NLP) have emerged as powerful technologies in the field of cybersecurity. These technologies enable systems to analyze large volumes of data, identify suspicious patterns, predict potential threats, and automate incident response processes with minimal human intervention. AI-driven cybersecurity systems improve detection accuracy, reduce response time, and provide enhanced protection against modern cyberattacks.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focuses on implementing AI-driven cybersecurity solutions for three major domains: Real-Time Threat Detection, Phishing Email Detection, and Malware Classification. Multiple machine learning and deep learning techniques have been implemented and evaluated to analyze their effectiveness in identifying malicious activities and improving overall cybersecurity performance.</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kashish mahana" w:id="12"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kashish mahana" w:id="12" w:date="2026-05-17T12:15:37Z">
        <w:r w:rsidDel="00000000" w:rsidR="00000000" w:rsidRPr="00000000">
          <w:rPr>
            <w:rtl w:val="0"/>
          </w:rPr>
        </w:r>
      </w:ins>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del w:author="kashish mahana" w:id="13" w:date="2026-05-17T12:15:37Z"/>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Background of the Study</w:t>
      </w:r>
      <w:del w:author="kashish mahana" w:id="13" w:date="2026-05-17T12:15:37Z">
        <w:r w:rsidDel="00000000" w:rsidR="00000000" w:rsidRPr="00000000">
          <w:rPr>
            <w:rtl w:val="0"/>
          </w:rPr>
        </w:r>
      </w:del>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increasing dependency on digital platforms has led </w:t>
      </w:r>
      <w:del w:author="kashish mahana" w:id="14" w:date="2026-05-17T12:15:3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organizations</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organisation's, businesses, and individuals to store and transfer sensitive information through online systems. This growing digital ecosystem has attracted cybercriminals who exploit system vulnerabilities for financial gain, espionage, data theft, and service disruption. Traditional security systems such as firewalls, antivirus software, and rule-based intrusion detection systems are no longer sufficient to defend against modern cyber threats due to their inability to adapt to evolving attack patterns.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cybersecurity systems address these limitations by enabling intelligent analysis of network traffic, system logs, user behavior, and email content. Machine learning models can learn from historical attack data and identify suspicious activities even when attack signatures are previously unknown. Deep learning techniques further enhance detection by automatically extracting hidden patterns and features from raw data.</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del w:author="kashish mahana" w:id="15" w:date="2026-05-17T12:15:37Z"/>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Problem Statement</w:t>
      </w:r>
      <w:del w:author="kashish mahana" w:id="15" w:date="2026-05-17T12:15:37Z">
        <w:r w:rsidDel="00000000" w:rsidR="00000000" w:rsidRPr="00000000">
          <w:rPr>
            <w:rtl w:val="0"/>
          </w:rPr>
        </w:r>
      </w:del>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cybersecurity mechanisms struggle to detect modern cyber threats such as zero-day attacks, polymorphic malware, phishing emails, and advanced persistent threats. Signature-based systems require continuous manual updates and are ineffective against newly emerging attack variants. Additionally, the increasing volume of network traffic and cyber incidents makes manual monitoring difficult and time-consuming.</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a need for intelligent cybersecurity systems that can: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Detect threats in real time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 unknown and evolving attack patterns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Reduce false positives and false negatives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Automate threat analysis and response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Improve overall network and data security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aims to solve these challenges by implementing AI-driven threat detection, phishing analysis, malware classification, and anomaly detection systems using machine learning and deep learning techniques.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kashish mahana" w:id="16"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kashish mahana" w:id="16" w:date="2026-05-17T12:15:37Z">
        <w:r w:rsidDel="00000000" w:rsidR="00000000" w:rsidRPr="00000000">
          <w:rPr>
            <w:rtl w:val="0"/>
          </w:rPr>
        </w:r>
      </w:ins>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del w:author="kashish mahana" w:id="17" w:date="2026-05-17T12:15:37Z"/>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Objectives of the Project</w:t>
      </w:r>
      <w:del w:author="kashish mahana" w:id="17" w:date="2026-05-17T12:15:37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delText xml:space="preserve">\</w:delText>
        </w:r>
        <w:r w:rsidDel="00000000" w:rsidR="00000000" w:rsidRPr="00000000">
          <w:rPr>
            <w:rtl w:val="0"/>
          </w:rPr>
        </w:r>
      </w:del>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objectives of this project are: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develop an AI-based Real-Time Threat Detection system using Random Forest and LSTM models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implement a BERT-based Phishing Email Detection system using NLP techniques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design a Deep Neural Network model for malware classification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w:t>
      </w:r>
      <w:del w:author="kashish mahana" w:id="18" w:date="2026-05-17T12:15:3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analyze</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network </w:t>
      </w:r>
      <w:del w:author="kashish mahana" w:id="19" w:date="2026-05-17T12:15:3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behavior</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behaviour and identify anomalies using </w:t>
      </w:r>
      <w:del w:author="kashish mahana" w:id="20" w:date="2026-05-17T12:15:3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Autoencoder</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Auto-encoder models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compare AI-based cybersecurity approaches with traditional rule-based systems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evaluate system performance using accuracy, precision, recall, and F1-score metrics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create an adaptive cybersecurity framework capable of handling evolving cyber threats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Scope of the Project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this project includes the implementation and evaluation of AI-driven cybersecurity systems for detecting various types of cyber threats. The project focuses on four major domains: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Real-Time Threat Detection using network traffic analysis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Phishing Email Detection using Natural Language Processing</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Malware Classification using Deep Learning</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Anomaly Detection using </w:t>
      </w:r>
      <w:del w:author="kashish mahana" w:id="21" w:date="2026-05-17T12:15:3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Autoencoder</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 encoder Neural Networks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uses datasets such as NSL-KDD and phishing email datasets for training and testing the implemented models. The developed systems are capable of identifying threats such as malware, phishing attacks, ransomware, bot activity, and network intrusions. However, the project is limited to experimental and research-based implementation and does not include deployment in a live enterprise environment.</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kashish mahana" w:id="22"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kashish mahana" w:id="22" w:date="2026-05-17T12:15:37Z">
        <w:r w:rsidDel="00000000" w:rsidR="00000000" w:rsidRPr="00000000">
          <w:rPr>
            <w:rtl w:val="0"/>
          </w:rPr>
        </w:r>
      </w:ins>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kashish mahana" w:id="22"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kashish mahana" w:id="22" w:date="2026-05-17T12:15:37Z">
        <w:r w:rsidDel="00000000" w:rsidR="00000000" w:rsidRPr="00000000">
          <w:rPr>
            <w:rtl w:val="0"/>
          </w:rPr>
        </w:r>
      </w:ins>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kashish mahana" w:id="22"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kashish mahana" w:id="22" w:date="2026-05-17T12:15:37Z">
        <w:r w:rsidDel="00000000" w:rsidR="00000000" w:rsidRPr="00000000">
          <w:rPr>
            <w:rtl w:val="0"/>
          </w:rPr>
        </w:r>
      </w:ins>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kashish mahana" w:id="23"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kashish mahana" w:id="23" w:date="2026-05-17T12:15:37Z">
        <w:r w:rsidDel="00000000" w:rsidR="00000000" w:rsidRPr="00000000">
          <w:rPr>
            <w:rtl w:val="0"/>
          </w:rPr>
        </w:r>
      </w:ins>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kashish mahana" w:id="23"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kashish mahana" w:id="23" w:date="2026-05-17T12:15:37Z">
        <w:r w:rsidDel="00000000" w:rsidR="00000000" w:rsidRPr="00000000">
          <w:rPr>
            <w:rtl w:val="0"/>
          </w:rPr>
        </w:r>
      </w:ins>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del w:author="kashish mahana" w:id="24" w:date="2026-05-17T12:15:37Z"/>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Significance of the Project</w:t>
      </w:r>
      <w:del w:author="kashish mahana" w:id="24" w:date="2026-05-17T12:15:37Z">
        <w:r w:rsidDel="00000000" w:rsidR="00000000" w:rsidRPr="00000000">
          <w:rPr>
            <w:rtl w:val="0"/>
          </w:rPr>
        </w:r>
      </w:del>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demonstrates the importance of integrating Artificial Intelligence into cybersecurity systems to improve threat detection capabilities and automate security operations. AI-driven systems provide faster detection, better adaptability, and improved accuracy compared to traditional security solutions. The project contributes to the field of cybersecurity by implementing multiple AI techniques within a unified framework and evaluating their effectiveness across different threat categories.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findings of this project can help organizations, researchers, and cybersecurity professionals understand the practical applications of Machine Learning, Deep Learning, and NLP in securing digital infrastructures against modern cyber threats.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del w:author="kashish mahana" w:id="25" w:date="2026-05-17T12:15:37Z"/>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1.6 Organization of the Report</w:t>
      </w:r>
      <w:del w:author="kashish mahana" w:id="25" w:date="2026-05-17T12:15:37Z">
        <w:r w:rsidDel="00000000" w:rsidR="00000000" w:rsidRPr="00000000">
          <w:rPr>
            <w:rtl w:val="0"/>
          </w:rPr>
        </w:r>
      </w:del>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report is organized into multiple chapters covering different aspects of the implemented cybersecurity systems. The report includes system requirements, methodology, software design, implementation details, testing and validation, results and findings, conclusion, future scope, references, and appendices.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9253" w:right="105" w:hanging="8741"/>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9253" w:right="105" w:hanging="8741"/>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9253" w:right="105" w:hanging="8741"/>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9253" w:right="105" w:hanging="8741"/>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512" w:right="105" w:firstLine="0"/>
        <w:jc w:val="both"/>
        <w:rPr>
          <w:ins w:author="kashish mahana" w:id="26" w:date="2026-05-17T12:15:37Z"/>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ins w:author="kashish mahana" w:id="26" w:date="2026-05-17T12:15:37Z">
        <w:r w:rsidDel="00000000" w:rsidR="00000000" w:rsidRPr="00000000">
          <w:rPr>
            <w:rtl w:val="0"/>
          </w:rPr>
        </w:r>
      </w:ins>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0" w:right="105"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SYSTEM REQUIREMENTS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successful implementation of the AI-Driven Cybersecurity system requires appropriate hardware and software resources to support data preprocessing, model training, threat analysis, and system evaluation. Since the project involves Machine Learning, Deep Learning, and Natural Language Processing models, the system must provide sufficient computational capability for efficient execution.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hardware required for this project includes a minimum Intel Core i5 or AMD Ryzen 5 processor, 8 GB RAM, 256 GB SSD storage, and a stable internet connection for downloading datasets and installing required libraries. For faster training and improved performance, a system with Intel Core i7 or AMD Ryzen 7 processor, 16 GB RAM, 512 GB SSD storage, and an NVIDIA GPU with CUDA support is recommended.</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software environment for the project includes Windows 10/11 or Linux-based operating systems with Python 3.9 or above installed. Development and experimentation were carried out using Jupyter Notebook, Visual Studio Code, and PyCharm. These platforms provide an efficient environment for model implementation, testing, and debugging.</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uses several machine learning and deep learning libraries for implementation. TensorFlow and Keras were used for neural network development, including LSTM and Deep Neural Network models. Scikit-learn was used for Random Forest classification, preprocessing, feature extraction, and evaluation metrics. Pandas and NumPy were used for data handling and numerical computation, while Matplotlib and Seaborn were used for result visualization and graphical analysis.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phishing email detection, Hugging Face Transformers and BERT-based Natural Language Processing models were integrated for semantic text analysis and classification. NLTK was used for text preprocessing tasks such as tokenization and cleaning. Joblib and Pickle were used for saving trained models for future inference and deployment.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datasets required for project implementation include the NSL-KDD dataset for real-time threat detection and intrusion analysis, phishing email datasets for email classification, and malware datasets containing static and dynamic file behavior features for malware classification into multiple malware families.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functional requirements of the system include collecting and preprocessing cybersecurity data, detecting malicious network activity in real time, classifying phishing emails, identifying malware families, detecting anomalous behavior patterns, generating alerts, and maintaining detection logs for further analysis.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designed to satisfy important non-functional requirements such as high accuracy, low false positive rates, fast detection speed, scalability for large datasets, reliability, maintainability, and secure handling of cybersecurity data.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technically feasible due to the availability of open-source frameworks, publicly accessible datasets, and modern machine learning tools. It is economically feasible because implementation relies entirely on open-source technologies without requiring expensive proprietary software. Operationally, the proposed system can significantly assist cybersecurity analysts by automating threat detection and reducing manual monitoring efforts.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9253" w:right="105" w:hanging="874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9253" w:right="105" w:hanging="8741"/>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9253" w:right="105" w:hanging="8741"/>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9253" w:right="105" w:hanging="8741"/>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9253" w:right="105" w:hanging="8741"/>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9253" w:right="105" w:hanging="8741"/>
        <w:jc w:val="both"/>
        <w:rPr>
          <w:ins w:author="kashish mahana" w:id="27" w:date="2026-05-17T12:15:37Z"/>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ins w:author="kashish mahana" w:id="27" w:date="2026-05-17T12:15:37Z">
        <w:r w:rsidDel="00000000" w:rsidR="00000000" w:rsidRPr="00000000">
          <w:rPr>
            <w:rtl w:val="0"/>
          </w:rPr>
        </w:r>
      </w:ins>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9253" w:right="105" w:hanging="8741"/>
        <w:jc w:val="both"/>
        <w:rPr>
          <w:del w:author="kashish mahana" w:id="27" w:date="2026-05-17T12:15:37Z"/>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del w:author="kashish mahana" w:id="27" w:date="2026-05-17T12:15:37Z">
        <w:r w:rsidDel="00000000" w:rsidR="00000000" w:rsidRPr="00000000">
          <w:rPr>
            <w:rtl w:val="0"/>
          </w:rPr>
        </w:r>
      </w:del>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0" w:right="105" w:firstLine="0"/>
        <w:jc w:val="both"/>
        <w:rPr>
          <w:del w:author="kashish mahana" w:id="28" w:date="2026-05-17T12:15:37Z"/>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del w:author="kashish mahana" w:id="28" w:date="2026-05-17T12:15:37Z">
        <w:r w:rsidDel="00000000" w:rsidR="00000000" w:rsidRPr="00000000">
          <w:rPr>
            <w:rtl w:val="0"/>
          </w:rPr>
        </w:r>
      </w:del>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8" w:lineRule="auto"/>
        <w:ind w:left="0" w:right="105"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METHODOLOGY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methodology adopted for this project focuses on implementing Artificial Intelligence-based cybersecurity techniques for detecting and analyzing multiple categories of cyber threats. The complete workflow includes data collection, preprocessing, feature extraction, model training, threat classification, anomaly detection, and performance evaluation. The methodology combines Machine Learning, Deep Learning, and Natural Language Processing approaches to improve cybersecurity accuracy and automation.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methodology begins with collecting cybersecurity datasets from publicly available sources. Different datasets were used for different modules of the project. The NSL-KDD dataset was used for real-time threat detection and intrusion analysis, phishing email datasets were used for phishing classification, and malware datasets containing static and dynamic behavioral features were used for malware family classification.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data collection, preprocessing techniques were applied to clean and normalize the data. Missing values, duplicate records, irrelevant features, and noisy data were removed to improve model performance. Numerical features were normalized using Min-Max Scaling, while dimensionality reduction techniques such as Principal Component Analysis (PCA) were applied to reduce computational complexity and improve efficiency.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del w:author="kashish mahana" w:id="29"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major module implemented in the methodology was Real-Time Threat Detection. In this module, network traffic packets were continuously analyzed to identify suspicious activities and malicious behavior. Important network features such as source IP address, destination IP address, port number, protocol type, payload size, duration, byte rate, and packet count were extracted from the traffic stream. The extracted features were processed using Random Forest and LSTM models trained on the NSL-KDD dataset. Behavioral deviation analysis was also integrated to compare current network activity with previously learned baseline behavior. If the prediction confidence and deviation score exceeded predefined thresholds, the traffic was classified as malicious and corresponding alerts were generated.</w:t>
      </w:r>
      <w:ins w:author="kashish mahana" w:id="29" w:date="2026-05-17T12:15:3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ins>
      <w:del w:author="kashish mahana" w:id="29" w:date="2026-05-17T12:15:37Z">
        <w:r w:rsidDel="00000000" w:rsidR="00000000" w:rsidRPr="00000000">
          <w:rPr>
            <w:rtl w:val="0"/>
          </w:rPr>
        </w:r>
      </w:del>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module focused on Phishing Email Detection using Natural Language Processing techniques. Emails were parsed to extract headers, body content, sender information, and URLs. The text data was </w:t>
      </w:r>
      <w:del w:author="kashish mahana" w:id="30" w:date="2026-05-17T12:15:3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tokenized</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tokenised and converted into semantic embeddings using the BERT language model. Additional lexical features such as urgency score, grammar error rate, sender domain mismatch, suspicious link count, and misspelled words were also extracted. URL entropy analysis and sender authentication verification using DKIM, SPF, and DMARC checks were performed to strengthen phishing detection accuracy. The extracted features were then passed into the classification model to determine whether the email was legitimate or phishing.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module implemented Malware Classification using Deep Neural Networks. Both static and dynamic malware analysis techniques were used. Static features included file size, entropy, PE header information, imported APIs, and byte histogram patterns. Dynamic analysis was performed inside a sandbox environment to monitor system calls, registry changes, memory access patterns, and network connections generated by executable files. The combined feature vector was processed using a multi-layer Deep Neural Network consisting of dense layers, ReLU activation functions, dropout </w:t>
      </w:r>
      <w:del w:author="kashish mahana" w:id="31" w:date="2026-05-17T12:15:3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regularization</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regularisation, and Softmax classification. The system classified malware samples into multiple malware families including Virus, Trojan, Ransomware, Worm, Adware, and Spyware.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additional anomaly detection module was implemented using Autoencoder Neural Networks. The Autoencoder was trained only on normal network traffic to learn baseline patterns of legitimate behavior. During testing, reconstruction error was calculated for incoming traffic samples. If the reconstruction error exceeded a predefined threshold, the activity was classified as anomalous. This approach enabled the system to identify previously unseen attacks and suspicious network behaviors that traditional signature-based systems fail to detect.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del w:author="kashish mahana" w:id="32" w:date="2026-05-17T12:15:37Z"/>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all implemented models were evaluated using standard performance metrics including Accuracy, Precision, Recall, and F1-Score. Confusion matrices and comparative analysis were also used to measure the effectiveness of AI-based cybersecurity systems against traditional rule-based approaches. The results demonstrated that the proposed AI-driven methods achieved significantly higher detection accuracy, faster response time, and improved adaptability for modern cybersecurity environments.</w:t>
      </w:r>
      <w:del w:author="kashish mahana" w:id="32" w:date="2026-05-17T12:15:37Z">
        <w:r w:rsidDel="00000000" w:rsidR="00000000" w:rsidRPr="00000000">
          <w:rPr>
            <w:rtl w:val="0"/>
          </w:rPr>
        </w:r>
      </w:del>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105"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SOFTWARE DESIGN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software design of the AI-Driven Cybersecurity system follows a modular architecture where different cybersecurity tasks are handled independently while remaining integrated within a unified framework. The system consists of four major modules: Real-Time Threat Detection, Phishing Email Detection, Malware Classification, and Anomaly Detection.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architecture begins with the data collection layer, where network traffic, email data, executable files, and behavioral logs are collected from datasets and monitoring systems. The collected data is passed to the preprocessing layer, where normalization, cleaning, feature extraction, tokenization, and dimensionality reduction are performed.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processed data is then forwarded to the AI inference layer containing Machine Learning and Deep Learning models such as Random Forest, LSTM, BERT Transformer, Deep Neural Networks, and Autoencoders. These models analyze the incoming data and classify it as normal or malicious based on learned behavioral patterns.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 layer generates alerts, malware classifications, phishing predictions, and anomaly detection results. The generated outputs are stored in logs and can be visualized using graphs and monitoring dashboards for analysis by cybersecurity analysts.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ins w:author="kashish mahana" w:id="33"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design supports scalability, modularity, and real-time threat analysis. Each module can be independently retrained and updated as new cyber threats emerge.</w:t>
      </w:r>
      <w:ins w:author="kashish mahana" w:id="33" w:date="2026-05-17T12:15:37Z">
        <w:r w:rsidDel="00000000" w:rsidR="00000000" w:rsidRPr="00000000">
          <w:rPr>
            <w:rtl w:val="0"/>
          </w:rPr>
        </w:r>
      </w:ins>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ins w:author="kashish mahana" w:id="33"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kashish mahana" w:id="33" w:date="2026-05-17T12:15:37Z">
        <w:r w:rsidDel="00000000" w:rsidR="00000000" w:rsidRPr="00000000">
          <w:rPr>
            <w:rtl w:val="0"/>
          </w:rPr>
        </w:r>
      </w:ins>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ins w:author="kashish mahana" w:id="33"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kashish mahana" w:id="33" w:date="2026-05-17T12:15:37Z">
        <w:r w:rsidDel="00000000" w:rsidR="00000000" w:rsidRPr="00000000">
          <w:rPr>
            <w:rtl w:val="0"/>
          </w:rPr>
        </w:r>
      </w:ins>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Flow Diagram (DFD) of the system includes the following flow:</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Input Data Collection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Preprocessing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Feature Extraction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 Model Processing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Threat Classification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Alert Generation and Logging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del w:author="kashish mahana" w:id="34"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Interface (UI) design focuses on simplicity and usability. The dashboard displays real-time detection alerts, malware family classifications, phishing probability scores, network anomaly graphs, and system performance metrics. Visual indicators such as threat severity levels and confidence scores improve monitoring efficiency for analysts.</w:t>
      </w:r>
      <w:del w:author="kashish mahana" w:id="34" w:date="2026-05-17T12:15:37Z">
        <w:r w:rsidDel="00000000" w:rsidR="00000000" w:rsidRPr="00000000">
          <w:rPr>
            <w:rtl w:val="0"/>
          </w:rPr>
        </w:r>
      </w:del>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IMPLEMENTATION DETAILS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of the project was carried out using Python due to its extensive support for Artificial Intelligence, Machine Learning, and cybersecurity-related libraries. Different frameworks and APIs were integrated to support model training, preprocessing, evaluation, and deployment.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TensorFlow and Keras were used to implement Deep Learning models including LSTM networks, Deep Neural Networks, and Autoencoders. Scikit-learn was used for Random Forest classification, preprocessing, feature selection, and evaluation metrics. Hugging Face Transformers was integrated for implementing the BERT-based phishing email detection system.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Real-Time Threat Detection module was implemented using Random Forest and LSTM models trained on the NSL-KDD dataset. Random Forest was used for supervised classification of network traffic, while LSTM networks were used to analyze sequential network behavior over time. Incoming traffic packets were converted into feature vectors and passed through the trained models to classify traffic as normal or malicious.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Phishing Detection module was implemented using BERT-based Natural Language Processing techniques. Email content was tokenized and converted into contextual embeddings before classification. Features such as suspicious URLs, domain mismatches, sender authentication results, and lexical patterns were analyzed to improve phishing detection accuracy.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Malware Classification system was implemented using a multi-layer Deep Neural Network architecture. Static malware features such as entropy, imported APIs, file size, and opcode frequency were combined with dynamic behavioral features including system calls and registry modifications. The DNN model classified malware samples into multiple malware families.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Autoencoder Neural Networks were implemented for anomaly detection. The model learned baseline behavior from normal traffic and identified abnormal activities using reconstruction error analysis.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implementation steps included: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Dataset loading and preprocessing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Feature extraction and normalization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training and validation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Threat prediction and classification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Performance evaluation using accuracy and confusion matrix analysis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trained models were saved using Joblib and Pickle for future inference and deployment.</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del w:author="kashish mahana" w:id="35"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author="kashish mahana" w:id="35" w:date="2026-05-17T12:15:37Z">
        <w:r w:rsidDel="00000000" w:rsidR="00000000" w:rsidRPr="00000000">
          <w:rPr>
            <w:rtl w:val="0"/>
          </w:rPr>
        </w:r>
      </w:del>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del w:author="kashish mahana" w:id="35"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author="kashish mahana" w:id="35" w:date="2026-05-17T12:15:37Z">
        <w:r w:rsidDel="00000000" w:rsidR="00000000" w:rsidRPr="00000000">
          <w:rPr>
            <w:rtl w:val="0"/>
          </w:rPr>
        </w:r>
      </w:del>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del w:author="kashish mahana" w:id="35" w:date="2026-05-17T12:15:37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author="kashish mahana" w:id="35" w:date="2026-05-17T12:15:37Z">
        <w:r w:rsidDel="00000000" w:rsidR="00000000" w:rsidRPr="00000000">
          <w:rPr>
            <w:rtl w:val="0"/>
          </w:rPr>
        </w:r>
      </w:del>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TESTING AND VALIDATION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implemented cybersecurity systems were tested using publicly available benchmark datasets and multiple evaluation metrics. Different categories of cyber threats were analyzed to validate the performance and reliability of the proposed AI-driven models.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was performed separately for: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Real-Time Threat Detection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Phishing Email Detection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Malware Classification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Anomaly Detection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datasets were divided into training and testing sets to evaluate model generalization capability. Cross-validation techniques were also applied to reduce overfitting and improve reliability.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performance metrics were used: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Accuracy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Precision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Recall</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F1-Score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Confusion Matrix Analysis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measured the overall correctness of predictions. Precision measured the proportion of correctly identified malicious samples among all predicted malicious samples. Recall evaluated the ability of the system to correctly identify actual threats. F1-Score balanced both precision and recall to provide a comprehensive performance evaluation.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Real-Time Threat Detection system achieved strong performance in detecting malicious network traffic while maintaining low false positive rates. The phishing detection model accurately classified suspicious emails using semantic analysis and contextual understanding. The malware classification model successfully categorized malware into multiple families with high prediction confidence. The Autoencoder-based anomaly detection system effectively identified unknown and previously unseen attacks.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validation results confirmed that AI-based cybersecurity approaches significantly outperform traditional rule-based systems in adaptability, accuracy, and detection speed.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FINDINGS / OUTCOMES / RESULTS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experimental analysis demonstrated that Artificial Intelligence-based cybersecurity systems provide substantial improvements over traditional signature-based approaches. The implemented models achieved high detection accuracy across multiple cybersecurity domains.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findings of the project include: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Malware Classification achieved the highest detection accuracy of approximately 95.2% using Deep Neural Networks.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Phishing Email Detection achieved an accuracy of approximately 91.4% using BERT-based Natural Language Processing.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Real-Time Threat Detection achieved approximately 87.6% accuracy using Random Forest and LSTM models.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Autoencoder-based anomaly detection successfully identified abnormal network activities and zero-day attack patterns.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AI-driven systems significantly reduced detection latency and improved automated response capability.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Deep Learning models demonstrated better adaptability to evolving cyber threats compared to static rule-based systems.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Behavioral analysis improved detection performance for insider threats and advanced persistent attacks.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confirmed that integrating Machine Learning, Deep Learning, and NLP techniques into cybersecurity systems improves both detection efficiency and operational scalability.</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ins w:author="kashish mahana" w:id="36" w:date="2026-05-17T12:15:37Z"/>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ins w:author="kashish mahana" w:id="36" w:date="2026-05-17T12:15:37Z">
        <w:r w:rsidDel="00000000" w:rsidR="00000000" w:rsidRPr="00000000">
          <w:rPr>
            <w:rtl w:val="0"/>
          </w:rPr>
        </w:r>
      </w:ins>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ins w:author="kashish mahana" w:id="36" w:date="2026-05-17T12:15:37Z"/>
          <w:sz w:val="22"/>
          <w:szCs w:val="22"/>
        </w:rPr>
      </w:pPr>
      <w:ins w:author="kashish mahana" w:id="36" w:date="2026-05-17T12:15:37Z">
        <w:r w:rsidDel="00000000" w:rsidR="00000000" w:rsidRPr="00000000">
          <w:rPr>
            <w:rtl w:val="0"/>
          </w:rPr>
        </w:r>
      </w:ins>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ins w:author="kashish mahana" w:id="36" w:date="2026-05-17T12:15:37Z"/>
          <w:sz w:val="22"/>
          <w:szCs w:val="22"/>
        </w:rPr>
      </w:pPr>
      <w:ins w:author="kashish mahana" w:id="36" w:date="2026-05-17T12:15:37Z">
        <w:r w:rsidDel="00000000" w:rsidR="00000000" w:rsidRPr="00000000">
          <w:rPr>
            <w:rtl w:val="0"/>
          </w:rPr>
        </w:r>
      </w:ins>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ins w:author="kashish mahana" w:id="36" w:date="2026-05-17T12:15:37Z"/>
          <w:sz w:val="22"/>
          <w:szCs w:val="22"/>
        </w:rPr>
      </w:pPr>
      <w:ins w:author="kashish mahana" w:id="36" w:date="2026-05-17T12:15:37Z">
        <w:r w:rsidDel="00000000" w:rsidR="00000000" w:rsidRPr="00000000">
          <w:rPr>
            <w:rtl w:val="0"/>
          </w:rPr>
        </w:r>
      </w:ins>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del w:author="kashish mahana" w:id="37" w:date="2026-05-17T12:15:37Z"/>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CONCLUSION AND FUTURE SCOPE</w:t>
      </w:r>
      <w:del w:author="kashish mahana" w:id="37" w:date="2026-05-17T12:15:37Z">
        <w:r w:rsidDel="00000000" w:rsidR="00000000" w:rsidRPr="00000000">
          <w:rPr>
            <w:rtl w:val="0"/>
          </w:rPr>
        </w:r>
      </w:del>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successfully implemented an AI-driven cybersecurity framework capable of performing real-time threat detection, phishing analysis, malware classification, and anomaly detection using Machine Learning and Deep Learning techniques. The proposed system addressed several limitations of traditional rule-based cybersecurity solutions by providing intelligent, adaptive, and automated threat analysis capabilities.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implemented models demonstrated strong performance across multiple cybersecurity domains, achieving high accuracy and low false positive rates. Random Forest and LSTM models effectively detected malicious network behavior, BERT-based NLP models accurately identified phishing emails, and Deep Neural Networks successfully classified malware samples into multiple malware families.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confirmed that Artificial Intelligence significantly enhances cybersecurity operations by improving detection speed, adaptability, scalability, and response efficiency. The project also demonstrated the importance of behavioral analysis and anomaly detection for identifying previously unseen cyber threats.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improvements to the project may include: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Integration with live enterprise network environments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Real-time deployment using cloud-based cybersecurity platforms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Federated Learning for privacy-preserving collaborative training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Explainable AI techniques for transparent threat prediction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Integration with SIEM systems and automated incident response platforms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of Generative AI for advanced threat simulation and prediction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Optimization for low-resource and edge computing environments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future scope of AI in cybersecurity is extensive, and intelligent security systems will continue to play a critical role in protecting digital infrastructures from increasingly sophisticated cyber threats.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ins w:author="kashish mahana" w:id="38" w:date="2026-05-17T12:15:37Z"/>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ins w:author="kashish mahana" w:id="38" w:date="2026-05-17T12:15:37Z">
        <w:r w:rsidDel="00000000" w:rsidR="00000000" w:rsidRPr="00000000">
          <w:rPr>
            <w:rtl w:val="0"/>
          </w:rPr>
        </w:r>
      </w:ins>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REFERENCES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 Russell and P. Norvig, Artificial Intelligence: A Modern Approach, 4th ed., Pearson, 2020.</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 Goodfellow, Y. Bengio, and A. Courville, Deep Learning, MIT Press, 2016.</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 Tavallaee et al., “A Detailed Analysis of the KDD CUP 99 Dataset,” IEEE Symposium on Computational Intelligence for Security and Defense Applications, 2009.</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J. Devlin et al., “BERT: Pre-training of Deep Bidirectional Transformers for Language Understanding,” Proceedings of NAACL-HLT, 2019.</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 Javaid et al., “A Deep Learning Approach for Network Intrusion Detection System,” EAI Endorsed Transactions on Security and Safety, 2016.</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Y. Kim, “Convolutional Neural Networks for Sentence Classification,” EMNLP, 2014.</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TensorFlow Documentation.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w:t>
      </w:r>
      <w:hyperlink r:id="rId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TensorFlow Official Documentation</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Scikit-learn Documentation.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w:t>
      </w:r>
      <w:hyperlink r:id="rId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Scikit-learn Official Documentation</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Hugging Face Transformers Documentation.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b w:val="1"/>
          <w:bCs w:val="1"/>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w:t>
      </w:r>
      <w:hyperlink r:id="rId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Hugging Face Transformers</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del w:author="kashish mahana" w:id="39" w:date="2026-05-17T12:15:37Z"/>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APPENDICES</w:t>
      </w:r>
      <w:del w:author="kashish mahana" w:id="39" w:date="2026-05-17T12:15:37Z">
        <w:r w:rsidDel="00000000" w:rsidR="00000000" w:rsidRPr="00000000">
          <w:rPr>
            <w:rtl w:val="0"/>
          </w:rPr>
        </w:r>
      </w:del>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 Dataset Samples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sample records from NSL-KDD, phishing email datasets, and malware analysis datasets used during training and testing.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 Model Training Screenshots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screenshots of model training, accuracy graphs, confusion matrices, and prediction outputs.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 Sample Detection Outputs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outputs generated by the Real-Time Threat Detection, Phishing Detection, Malware Classification, and Anomaly Detection modules.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D – Tools and Libraries Used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the list of frameworks, Python libraries, APIs, and development tools used during implementation.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E – GitHub Repository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source code, datasets, trained models, and implementation files for reproducibility and future enhancement.</w:t>
      </w:r>
      <w:r w:rsidDel="00000000" w:rsidR="00000000" w:rsidRPr="00000000">
        <w:rPr>
          <w:rtl w:val="0"/>
        </w:rPr>
      </w:r>
    </w:p>
    <w:sectPr>
      <w:headerReference r:id="rId10" w:type="default"/>
      <w:footerReference r:id="rId11"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huggingface.co/docs/transformers/index?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ensorflow.org/?utm_source=chatgpt.com" TargetMode="External"/><Relationship Id="rId8" Type="http://schemas.openxmlformats.org/officeDocument/2006/relationships/hyperlink" Target="https://scikit-learn.org/?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